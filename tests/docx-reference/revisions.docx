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Début </w:t>
      </w:r>
      <w:ins w:id="1" w:author="Auteur" w:date="2026-01-01T00:00:00Z">
        <w:r>
          <w:t xml:space="preserve">inséré </w:t>
        </w:r>
      </w:ins>
      <w:del w:id="2" w:author="Auteur" w:date="2026-01-01T00:00:00Z">
        <w:r>
          <w:delText xml:space="preserve">supprimé </w:delText>
        </w:r>
      </w:del>
      <w:r>
        <w:t xml:space="preserve">fin.</w:t>
      </w:r>
    </w:p>
    <w:p>
      <w:moveFromRangeStart w:id="3" w:name="m1" w:author="Auteur" w:date="2026-01-01T00:00:00Z"/>
      <w:moveFrom w:id="4" w:author="Auteur" w:date="2026-01-01T00:00:00Z">
        <w:r>
          <w:delText xml:space="preserve">ailleurs</w:delText>
        </w:r>
      </w:moveFrom>
      <w:moveFromRangeEnd w:id="3"/>
    </w:p>
    <w:p>
      <w:moveToRangeStart w:id="5" w:name="m1" w:author="Auteur" w:date="2026-01-01T00:00:00Z"/>
      <w:moveTo w:id="6" w:author="Auteur" w:date="2026-01-01T00:00:00Z">
        <w:r>
          <w:t xml:space="preserve">déplacé</w:t>
        </w:r>
      </w:moveTo>
      <w:moveToRangeEnd w:id="5"/>
    </w:p>
    <w:p>
      <w:r>
        <w:rPr>
          <w:b/>
          <w:rPrChange w:id="7" w:author="Auteur" w:date="2026-01-01T00:00:00Z">
            <w:rPr/>
          </w:rPrChange>
        </w:rPr>
        <w:t>gras</w:t>
      </w:r>
    </w:p>
    <w:p>
      <w:pPr>
        <w:jc w:val="center"/>
        <w:pPrChange w:id="8" w:author="Auteur" w:date="2026-01-01T00:00:00Z">
          <w:pPr/>
        </w:pPrChange>
      </w:pPr>
      <w:r>
        <w:t xml:space="preserve">centré</w:t>
      </w:r>
    </w:p>
    <w:p>
      <w:r>
        <w:t xml:space="preserve">suite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