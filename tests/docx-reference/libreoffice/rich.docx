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Debut </w:t>
      </w:r>
      <w:r>
        <w:rPr>
          <w:b/>
          <w:lang w:val="fr-FR"/>
        </w:rPr>
        <w:t>gras</w:t>
      </w:r>
      <w:r>
        <w:rPr/>
        <w:commentReference w:id="0"/>
      </w:r>
      <w:r>
        <w:rPr/>
        <w:t xml:space="preserve"> suite</w:t>
      </w:r>
      <w:r>
        <w:rPr>
          <w:rStyle w:val="FootnoteReference"/>
        </w:rPr>
        <w:footnoteReference w:id="2"/>
      </w:r>
      <w:r>
        <w:rPr/>
        <w:t xml:space="preserve"> </w:t>
      </w:r>
      <w:hyperlink r:id="rId2">
        <w:bookmarkStart w:id="0" w:name="signet"/>
        <w:bookmarkEnd w:id="0"/>
        <w:r>
          <w:rPr>
            <w:rStyle w:val="Hyperlink"/>
          </w:rPr>
          <w:t>lien</w:t>
        </w:r>
      </w:hyperlink>
      <w:r>
        <w:rPr/>
        <w:t xml:space="preserve"> </w:t>
      </w:r>
      <w:ins w:id="0" w:author="Test" w:date="2026-01-01T00:00:00Z">
        <w:r>
          <w:rPr/>
          <w:t>insere</w:t>
        </w:r>
      </w:ins>
      <w:del w:id="1" w:author="Test" w:date="2026-01-01T00:00:00Z">
        <w:r>
          <w:rPr/>
          <w:delText>supprime</w:delText>
        </w:r>
      </w:del>
      <w:r>
        <w:rPr/>
        <w:t xml:space="preserve"> fin.</w:t>
      </w:r>
    </w:p>
    <w:p>
      <w:pPr>
        <w:pStyle w:val="Normal"/>
        <w:bidi w:val="0"/>
        <w:rPr/>
      </w:pPr>
      <w:r>
        <w:rPr/>
        <w:t xml:space="preserve">Image: </w:t>
      </w:r>
      <w:r>
        <w:rPr/>
        <w:drawing>
          <wp:inline distT="0" distB="0" distL="0" distR="0">
            <wp:extent cx="360045" cy="360045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</w:t>
            </w:r>
          </w:p>
        </w:tc>
      </w:tr>
    </w:tbl>
    <w:p>
      <w:pPr>
        <w:pStyle w:val="Normal"/>
        <w:bidi w:val="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Moi" w:date="2026-01-01T00:00:00Z" w:initials="">
    <w:p>
      <w:pPr>
        <w:overflowPunct w:val="false"/>
        <w:bidi w:val="0"/>
        <w:rPr/>
      </w:pPr>
      <w:r>
        <w:annotationRef/>
      </w:r>
      <w:r>
        <w:rPr/>
        <w:t>Un commentaire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rPr/>
      </w:pPr>
      <w:r>
        <w:rPr>
          <w:rStyle w:val="Caractresdenotedebasdepage"/>
        </w:rPr>
        <w:footnoteRef/>
      </w:r>
      <w:r>
        <w:rPr/>
        <w:tab/>
        <w:t>Note de bas de page</w:t>
      </w:r>
    </w:p>
  </w:footnote>
</w:footnote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Caractresdenotedebasdepage">
    <w:name w:val="Caractères de note de bas de page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resdenotedefin">
    <w:name w:val="Caractères de note de fi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" TargetMode="Externa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